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bidi w:val="0"/>
        <w:spacing w:before="240" w:after="60"/>
        <w:jc w:val="left"/>
        <w:rPr/>
      </w:pPr>
      <w:r>
        <w:rPr/>
        <w:t>2.2 Fraction de glace et filtrage des pixels</w:t>
      </w:r>
    </w:p>
    <w:p>
      <w:pPr>
        <w:pStyle w:val="Normal"/>
        <w:bidi w:val="0"/>
        <w:jc w:val="both"/>
        <w:rPr/>
      </w:pPr>
      <w:r>
        <w:rPr/>
        <w:t xml:space="preserve">L'albédo de chaque pixel MODIS est calculé à partir des réflectances de surface </w:t>
      </w:r>
      <w:r>
        <w:rPr>
          <w:i/>
        </w:rPr>
        <w:t>MOD09GA</w:t>
      </w:r>
      <w:r>
        <w:rPr/>
        <w:t xml:space="preserve"> </w:t>
      </w:r>
      <w:r>
        <w:fldChar w:fldCharType="begin"/>
      </w:r>
      <w:r>
        <w:rPr/>
        <w:instrText xml:space="preserve">ADDIN ZOTERO_ITEM CSL_CITATION {"citationID":"Xk2p9","properties":{"formattedCitation":"(Ren et al., 2021)","plainCitation":"(Ren et al., 2021)"},"citationItems":[{"id":412,"uris":["http://zotero.org/users/1/items/ABCD1234"]}],"schema":"https://github.com/citation-style-language/schema/raw/master/csl-citation.json"}</w:instrText>
      </w:r>
      <w:r>
        <w:rPr/>
      </w:r>
      <w:r>
        <w:rPr/>
        <w:fldChar w:fldCharType="separate"/>
      </w:r>
      <w:r>
        <w:rPr/>
        <w:t>(Ren et al., 2021)</w:t>
      </w:r>
      <w:r>
        <w:rPr/>
      </w:r>
      <w:r>
        <w:rPr/>
        <w:fldChar w:fldCharType="end"/>
      </w:r>
      <w:r>
        <w:rPr/>
        <w:t xml:space="preserve">. </w:t>
      </w:r>
      <w:del w:id="0" w:author="Christophe" w:date="2026-10-14T09:02:00Z">
        <w:r>
          <w:rPr/>
          <w:delText>Ensuite, on</w:delText>
        </w:r>
      </w:del>
      <w:ins w:id="1" w:author="Christophe" w:date="2026-10-14T09:02:00Z">
        <w:r>
          <w:rPr/>
          <w:t>On</w:t>
        </w:r>
      </w:ins>
      <w:r>
        <w:rPr/>
        <w:t xml:space="preserve"> ne conserve que les pixels dont la fraction de glace dépasse un seuil fixe</w:t>
      </w:r>
      <w:r>
        <w:rPr>
          <w:rStyle w:val="FootnoteReference"/>
        </w:rPr>
        <w:footnoteReference w:id="2"/>
      </w:r>
      <w:r>
        <w:rPr/>
        <w:t>.</w:t>
      </w:r>
    </w:p>
    <w:p>
      <w:pPr>
        <w:pStyle w:val="Normal"/>
        <w:bidi w:val="0"/>
        <w:jc w:val="left"/>
        <w:rPr/>
      </w:pPr>
      <w:bookmarkStart w:id="0" w:name="_Ref_seuil"/>
      <w:commentRangeStart w:id="0"/>
      <w:commentRangeStart w:id="1"/>
      <w:r>
        <w:rPr/>
        <w:t>Le seuil de 0,6 retenu ici</w:t>
      </w:r>
      <w:r>
        <w:rPr/>
      </w:r>
      <w:bookmarkEnd w:id="0"/>
      <w:commentRangeEnd w:id="1"/>
      <w:r>
        <w:commentReference w:id="1"/>
      </w:r>
      <w:r>
        <w:rPr/>
      </w:r>
      <w:commentRangeEnd w:id="0"/>
      <w:r>
        <w:commentReference w:id="0"/>
      </w:r>
      <w:r>
        <w:rPr/>
        <w:t xml:space="preserve"> offre un compromis entre le nombre de pixels retenus et la pureté du signal glaciaire.</w:t>
      </w:r>
    </w:p>
    <w:p>
      <w:pPr>
        <w:pStyle w:val="Normal"/>
        <w:bidi w:val="0"/>
        <w:jc w:val="left"/>
        <w:rPr>
          <w:del w:id="2" w:author="Christophe" w:date="2026-10-14T09:05:00Z"/>
        </w:rPr>
      </w:pPr>
      <w:r>
        <w:rPr/>
        <w:t>Ces valeurs sont systématiquement inférieures à celles du produit MCD43A3,</w:t>
      </w:r>
    </w:p>
    <w:p>
      <w:pPr>
        <w:pStyle w:val="Normal"/>
        <w:bidi w:val="0"/>
        <w:jc w:val="left"/>
        <w:rPr/>
      </w:pPr>
      <w:r>
        <w:rPr/>
        <w:t xml:space="preserve">l'écart atteignant </w:t>
      </w:r>
      <w:r>
        <w:rPr>
          <w:b/>
          <w:rPrChange w:id="0" w:author="Christophe" w:date="2026-10-14T09:06:00Z"/>
        </w:rPr>
        <w:t>0,04</w:t>
      </w:r>
      <w:r>
        <w:rPr/>
        <w:t xml:space="preserve"> en fin d'été.</w:t>
      </w:r>
    </w:p>
    <w:p>
      <w:pPr>
        <w:pStyle w:val="Normal"/>
        <w:bidi w:val="0"/>
        <w:jc w:val="left"/>
        <w:rPr/>
      </w:pPr>
      <w:r>
        <w:rPr/>
        <w:t xml:space="preserve">L'albédo large bande suit  (Liang, 2001) ; détails sur </w:t>
      </w:r>
      <w:hyperlink r:id="rId2">
        <w:r>
          <w:rPr>
            <w:rStyle w:val="Hyperlink"/>
          </w:rPr>
          <w:t>le site du NSIDC</w:t>
        </w:r>
      </w:hyperlink>
      <w:r>
        <w:rPr/>
        <w:t>.</w:t>
      </w:r>
    </w:p>
    <w:tbl>
      <w:tblPr>
        <w:tblStyle w:val="TableauNormal"/>
        <w:tblW w:w="900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499"/>
      </w:tblGrid>
      <w:tr>
        <w:trPr/>
        <w:tc>
          <w:tcPr>
            <w:tcW w:w="4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kern w:val="0"/>
                <w:sz w:val="24"/>
                <w:szCs w:val="20"/>
                <w:lang w:val="fr-CA"/>
              </w:rPr>
            </w:pPr>
            <w:r>
              <w:rPr>
                <w:kern w:val="0"/>
                <w:sz w:val="24"/>
                <w:szCs w:val="20"/>
                <w:lang w:val="fr-CA"/>
              </w:rPr>
              <w:t>Zone</w:t>
            </w:r>
          </w:p>
        </w:tc>
        <w:tc>
          <w:tcPr>
            <w:tcW w:w="4499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kern w:val="0"/>
                <w:sz w:val="24"/>
                <w:szCs w:val="20"/>
                <w:lang w:val="fr-CA"/>
              </w:rPr>
            </w:pPr>
            <w:r>
              <w:rPr>
                <w:kern w:val="0"/>
                <w:sz w:val="24"/>
                <w:szCs w:val="20"/>
                <w:lang w:val="fr-CA"/>
              </w:rPr>
              <w:t>Albédo moyen</w:t>
            </w:r>
          </w:p>
        </w:tc>
      </w:tr>
      <w:tr>
        <w:trPr>
          <w:ins w:id="4" w:author="Christophe" w:date="2026-10-14T09:08:00Z"/>
        </w:trPr>
        <w:tc>
          <w:tcPr>
            <w:tcW w:w="4500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kern w:val="0"/>
                <w:sz w:val="24"/>
                <w:szCs w:val="20"/>
                <w:lang w:val="fr-CA"/>
              </w:rPr>
            </w:pPr>
            <w:ins w:id="5" w:author="Christophe" w:date="2026-10-14T09:08:00Z">
              <w:r>
                <w:rPr>
                  <w:kern w:val="0"/>
                  <w:sz w:val="24"/>
                  <w:szCs w:val="20"/>
                  <w:lang w:val="fr-CA"/>
                </w:rPr>
                <w:t>Z3</w:t>
              </w:r>
            </w:ins>
          </w:p>
        </w:tc>
        <w:tc>
          <w:tcPr>
            <w:tcW w:w="4499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kern w:val="0"/>
                <w:sz w:val="24"/>
                <w:szCs w:val="20"/>
                <w:lang w:val="fr-CA"/>
              </w:rPr>
            </w:pPr>
            <w:ins w:id="6" w:author="Christophe" w:date="2026-10-14T09:08:00Z">
              <w:r>
                <w:rPr>
                  <w:kern w:val="0"/>
                  <w:sz w:val="24"/>
                  <w:szCs w:val="20"/>
                  <w:lang w:val="fr-CA"/>
                </w:rPr>
                <w:t>0,41</w:t>
              </w:r>
            </w:ins>
          </w:p>
        </w:tc>
      </w:tr>
    </w:tbl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914400" cy="914400"/>
            <wp:effectExtent l="0" t="0" r="0" b="0"/>
            <wp:docPr id="1" name="Figure 2.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2.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jc w:val="center"/>
        <w:pPrChange w:id="0" w:author="Christophe" w:date="2026-10-14T09:10:00Z">
          <w:pPr>
            <w:pStyle w:val="Caption"/>
          </w:pPr>
        </w:pPrChange>
        <w:rPr/>
      </w:pPr>
      <w:r>
        <w:rPr/>
        <w:t xml:space="preserve">Figure 2.4 – Fraction de glace par zone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4</w:t>
      </w:r>
      <w:r>
        <w:rPr/>
        <w:fldChar w:fldCharType="end"/>
      </w:r>
    </w:p>
    <w:p>
      <w:pPr>
        <w:pStyle w:val="Normal"/>
        <w:bidi w:val="0"/>
        <w:jc w:val="left"/>
        <w:rPr/>
      </w:pPr>
      <w:moveFrom w:id="7" w:author="Christophe" w:date="2026-10-14T09:11:00Z">
        <w:moveFromRangeStart w:id="1" w:author="Christophe" w:date="2026-10-14T09:11:00Z" w:name="move1"/>
        <w:r>
          <w:rPr/>
          <w:t xml:space="preserve">Les petits glaciers demandent de la prudence. </w:t>
        </w:r>
      </w:moveFrom>
      <w:moveFromRangeEnd w:id="1"/>
      <w:r>
        <w:rPr/>
        <w:t>La correction topographique suit l'approche de Sirguey et al.</w:t>
      </w:r>
      <w:moveTo w:id="8" w:author="Christophe" w:date="2026-10-14T09:11:00Z">
        <w:moveToRangeStart w:id="2" w:author="Christophe" w:date="2026-10-14T09:11:00Z" w:name="move1"/>
        <w:r>
          <w:rPr/>
          <w:t xml:space="preserve"> Les petits glaciers demandent de la prudence.</w:t>
        </w:r>
      </w:moveTo>
      <w:moveToRangeEnd w:id="2"/>
    </w:p>
    <w:p>
      <w:pPr>
        <w:pStyle w:val="Normal"/>
        <w:bidi w:val="0"/>
        <w:jc w:val="left"/>
        <w:rPr/>
      </w:pPr>
      <w:r>
        <w:rPr/>
        <w:t>Un texte Un texte</w:t>
        <w:tab/>
        <w:t xml:space="preserve">avec tabulation et </w:t>
      </w:r>
      <w:r>
        <w:rPr>
          <w:vertAlign w:val="superscript"/>
        </w:rPr>
        <w:t>exposant</w:t>
      </w:r>
      <w:r>
        <w:rPr/>
        <w:t>.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1" w:author="Christophe" w:date="2026-10-14T09:03:00Z" w:initials="CK">
    <w:p w14:paraId="01000000">
      <w:pPr>
        <w:overflowPunct w:val="false"/>
        <w:bidi w:val="0"/>
        <w:rPr/>
      </w:pPr>
      <w:r>
        <w:rPr>
          <w:rFonts w:ascii="Liberation Serif" w:hAnsi="Liberation Serif" w:eastAsia="DejaVu Sans" w:cs="DejaVu Sans"/>
          <w:szCs w:val="24"/>
          <w:lang w:val="en-US" w:eastAsia="en-US" w:bidi="en-US"/>
        </w:rPr>
        <w:t>Pourquoi 0,6 et pas 0,5 ? Une courte analyse de sensibilité serait la bienvenue.</w:t>
      </w:r>
    </w:p>
  </w:comment>
  <w:comment w:id="0" w:author="Thierry" w:date="2026-10-15T14:20:00Z" w:initials="TL">
    <w:p w14:paraId="02000000">
      <w:pPr>
        <w:overflowPunct w:val="false"/>
        <w:bidi w:val="0"/>
        <w:rPr/>
      </w:pPr>
      <w:r>
        <w:rPr>
          <w:rFonts w:ascii="Liberation Serif" w:hAnsi="Liberation Serif" w:eastAsia="DejaVu Sans" w:cs="DejaVu Sans"/>
          <w:szCs w:val="24"/>
          <w:lang w:val="en-US" w:eastAsia="en-US" w:bidi="en-US"/>
        </w:rPr>
        <w:t>D'accord, je l'ajoute en annexe.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2000000" w15:paraIdParent="0100000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lef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Seuil appliqué à la fraction </w:t>
      </w:r>
      <w:ins w:id="9" w:author="Christophe" w:date="2026-10-14T09:12:00Z">
        <w:r>
          <w:rPr/>
          <w:t>Sentinel-2</w:t>
        </w:r>
      </w:ins>
      <w:r>
        <w:rPr/>
        <w:t>moyenne de juillet à septembre.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FreeSans"/>
        <w:sz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Times New Roman" w:hAnsi="Times New Roman" w:eastAsia="WenQuanYi Zen Hei" w:cs="FreeSans"/>
      <w:color w:val="auto"/>
      <w:kern w:val="0"/>
      <w:sz w:val="24"/>
      <w:szCs w:val="20"/>
      <w:lang w:val="fr-CA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character" w:styleId="annotationreference">
    <w:name w:val="annotation reference"/>
    <w:qFormat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/>
    <w:rPr>
      <w:i/>
      <w:sz w:val="20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AnnotationText">
    <w:name w:val="Annotation Text"/>
    <w:basedOn w:val="Normal"/>
    <w:pPr/>
    <w:rPr>
      <w:sz w:val="20"/>
    </w:rPr>
  </w:style>
  <w:style w:type="paragraph" w:styleId="FootnoteText">
    <w:name w:val="Footnote Text"/>
    <w:basedOn w:val="Normal"/>
    <w:pPr/>
    <w:rPr>
      <w:sz w:val="20"/>
    </w:rPr>
  </w:style>
  <w:style w:type="table" w:default="1" w:styleId="Tableau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sidc.org/" TargetMode="External"/><Relationship Id="rId3" Type="http://schemas.openxmlformats.org/officeDocument/2006/relationships/image" Target="media/image1.png"/><Relationship Id="rId4" Type="http://schemas.openxmlformats.org/officeDocument/2006/relationships/footnotes" Target="footnotes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dc:description/>
  <dc:language>en-US</dc:language>
  <cp:lastModifiedBy>Christophe</cp:lastModifiedBy>
  <dcterms:modified xsi:type="dcterms:W3CDTF">2026-10-14T09:12:00Z</dcterms:modified>
  <cp:revision>0</cp:revision>
  <dc:subject/>
  <dc:title>Chapitre 2</dc:title>
</cp:coreProperties>
</file>